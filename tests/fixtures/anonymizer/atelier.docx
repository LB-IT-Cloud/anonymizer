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C37ACD" w14:textId="1759167A" w:rsidR="00A374AB" w:rsidRDefault="00A374AB"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FBFF8BF" wp14:editId="585B26A6">
                <wp:simplePos x="0" y="0"/>
                <wp:positionH relativeFrom="column">
                  <wp:posOffset>355600</wp:posOffset>
                </wp:positionH>
                <wp:positionV relativeFrom="paragraph">
                  <wp:posOffset>5435600</wp:posOffset>
                </wp:positionV>
                <wp:extent cx="2794000" cy="508000"/>
                <wp:effectExtent l="0" t="0" r="25400" b="25400"/>
                <wp:wrapNone/>
                <wp:docPr id="163409933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94000" cy="50800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C448B14" w14:textId="3BE69ACD" w:rsidR="00A374AB" w:rsidRDefault="00A374AB">
                            <w:r>
                              <w:t>Note : PC-LYON0042 chez Contoso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FBFF8BF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28pt;margin-top:428pt;width:220pt;height:40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" filled="f" strokeweight=".5pt">
                <v:fill o:detectmouseclick="t"/>
                <v:textbox>
                  <w:txbxContent>
                    <w:p w14:paraId="5C448B14" w14:textId="3BE69ACD" w:rsidR="00A374AB" w:rsidRDefault="00A374AB">
                      <w:r>
                        <w:t>Note : PC-LYON0042 chez Contoso</w:t>
                      </w:r>
                    </w:p>
                  </w:txbxContent>
                </v:textbox>
              </v:shape>
            </w:pict>
          </mc:Fallback>
        </mc:AlternateContent>
      </w:r>
      <w:commentRangeStart w:id="0"/>
      <w:r>
        <w:t>Compte rendu de l'atelier Contoso</w:t>
      </w:r>
      <w:commentRangeEnd w:id="0"/>
      <w:r>
        <w:rPr>
          <w:rStyle w:val="CommentReference"/>
          <w:sz w:val="20"/>
          <w:szCs w:val="24"/>
        </w:rPr>
        <w:commentReference w:id="0"/>
      </w:r>
    </w:p>
    <w:p w14:paraId="55E2AC3C" w14:textId="77777777" w:rsidR="00A374AB" w:rsidRDefault="00A374AB">
      <w:r>
        <w:t xml:space="preserve">Participants : </w:t>
      </w:r>
      <w:r w:rsidRPr="00A374AB">
        <w:rPr>
          <w:b/>
        </w:rPr>
        <w:t>Mar</w:t>
      </w:r>
      <w:r>
        <w:t>ie Dupont et Karim Benali.</w:t>
      </w:r>
    </w:p>
    <w:p w14:paraId="4B04D09F" w14:textId="2C804E98" w:rsidR="00A374AB" w:rsidRDefault="00A374AB">
      <w:r>
        <w:t>Contact : marie.dupont@contoso.com, 06 12 34 56 78, serveur 10.20.30.40.</w:t>
      </w:r>
      <w:r>
        <w:rPr>
          <w:rStyle w:val="FootnoteReference"/>
        </w:rPr>
        <w:footnoteReference w:id="1"/>
      </w:r>
    </w:p>
    <w:p w14:paraId="0CF214D4" w14:textId="7387D1FA" w:rsidR="00A374AB" w:rsidRDefault="00A374AB">
      <w:r>
        <w:t xml:space="preserve">Le poste PC-LYON0042 du </w:t>
      </w:r>
      <w:del w:id="1" w:author="Jean Morel" w:date="2026-10-09T10:23:00Z" w16du:dateUtc="2026-10-09T08:23:00Z">
        <w:r w:rsidDel="00A374AB">
          <w:delText xml:space="preserve">site </w:delText>
        </w:r>
      </w:del>
      <w:r>
        <w:t>de Lyon compte 1 247 utilisateurs.</w:t>
      </w:r>
    </w:p>
    <w:p w14:paraId="4CFE29A7" w14:textId="1F70C1B4" w:rsidR="00EC4DF3" w:rsidRDefault="00A374AB">
      <w:r>
        <w:rPr>
          <w:noProof/>
          <w14:ligatures w14:val="standardContextual"/>
        </w:rPr>
        <w:drawing>
          <wp:inline distT="0" distB="0" distL="0" distR="0" wp14:anchorId="43C3CED0" wp14:editId="425C4A52">
            <wp:extent cx="3810000" cy="1143000"/>
            <wp:effectExtent l="0" t="0" r="0" b="0"/>
            <wp:docPr id="1643491566" name="Picture 2" descr="Capture du tenant Contoso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491566" name="Picture 2" descr="Capture du tenant Contoso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Voir </w:t>
      </w:r>
      <w:hyperlink r:id="rId12" w:history="1">
        <w:r>
          <w:rPr>
            <w:rStyle w:val="Hyperlink"/>
          </w:rPr>
          <w:t>espace projet Contoso</w:t>
        </w:r>
      </w:hyperlink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4680"/>
        <w:gridCol w:w="4680"/>
      </w:tblGrid>
      <w:tr w:rsidR="00A374AB" w14:paraId="17137D4A" w14:textId="77777777" w:rsidTr="00A374AB">
        <w:tblPrEx>
          <w:tblCellMar>
            <w:top w:w="0" w:type="dxa"/>
            <w:bottom w:w="0" w:type="dxa"/>
          </w:tblCellMar>
        </w:tblPrEx>
        <w:tc>
          <w:tcPr>
            <w:tcW w:w="4680" w:type="dxa"/>
          </w:tcPr>
          <w:p w14:paraId="77FB4DCB" w14:textId="6F378C49" w:rsidR="00A374AB" w:rsidRDefault="00A374AB">
            <w:r>
              <w:t>Site</w:t>
            </w:r>
          </w:p>
        </w:tc>
        <w:tc>
          <w:tcPr>
            <w:tcW w:w="4680" w:type="dxa"/>
          </w:tcPr>
          <w:p w14:paraId="7EE44AB8" w14:textId="410DB831" w:rsidR="00A374AB" w:rsidRDefault="00A374AB">
            <w:r>
              <w:t>Responsable</w:t>
            </w:r>
          </w:p>
        </w:tc>
      </w:tr>
      <w:tr w:rsidR="00A374AB" w14:paraId="5EF4C507" w14:textId="77777777" w:rsidTr="00A374AB">
        <w:tblPrEx>
          <w:tblCellMar>
            <w:top w:w="0" w:type="dxa"/>
            <w:bottom w:w="0" w:type="dxa"/>
          </w:tblCellMar>
        </w:tblPrEx>
        <w:tc>
          <w:tcPr>
            <w:tcW w:w="4680" w:type="dxa"/>
          </w:tcPr>
          <w:p w14:paraId="61BA50E1" w14:textId="46600A64" w:rsidR="00A374AB" w:rsidRDefault="00A374AB">
            <w:r>
              <w:t>Lyon</w:t>
            </w:r>
          </w:p>
        </w:tc>
        <w:tc>
          <w:tcPr>
            <w:tcW w:w="4680" w:type="dxa"/>
          </w:tcPr>
          <w:p w14:paraId="43BDAF24" w14:textId="6D7B68F4" w:rsidR="00A374AB" w:rsidRDefault="00A374AB">
            <w:r>
              <w:t>Hélène Martin</w:t>
            </w:r>
          </w:p>
        </w:tc>
      </w:tr>
    </w:tbl>
    <w:p w14:paraId="557C8D0A" w14:textId="6F0CF76A" w:rsidR="00A374AB" w:rsidRDefault="00A374AB">
      <w:ins w:id="2" w:author="Jean Morel" w:date="2026-10-09T10:23:00Z" w16du:dateUtc="2026-10-09T08:23:00Z">
        <w:r>
          <w:t>Ajouté par Hélène Martin le 12/03/2025.</w:t>
        </w:r>
      </w:ins>
    </w:p>
    <w:sectPr w:rsidR="00A374AB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Jean Morel" w:date="2026-10-09T10:23:00Z" w:initials="JM">
    <w:p w14:paraId="3276558C" w14:textId="61687326" w:rsidR="00A374AB" w:rsidRDefault="00A374AB">
      <w:pPr>
        <w:pStyle w:val="CommentText"/>
      </w:pPr>
      <w:r>
        <w:rPr>
          <w:rStyle w:val="CommentReference"/>
        </w:rPr>
        <w:annotationRef/>
      </w:r>
      <w:r>
        <w:t>À valider avec Marie Dupont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3276558C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1F77170C" w16cex:dateUtc="2026-10-09T08:23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3276558C" w16cid:durableId="1F77170C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5930C6" w14:textId="77777777" w:rsidR="00D02854" w:rsidRDefault="00D02854" w:rsidP="00A374AB">
      <w:pPr>
        <w:spacing w:after="0"/>
      </w:pPr>
      <w:r>
        <w:separator/>
      </w:r>
    </w:p>
  </w:endnote>
  <w:endnote w:type="continuationSeparator" w:id="0">
    <w:p w14:paraId="40CAEA75" w14:textId="77777777" w:rsidR="00D02854" w:rsidRDefault="00D02854" w:rsidP="00A374A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14F343" w14:textId="77777777" w:rsidR="00A374AB" w:rsidRDefault="00A374A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BF6B38" w14:textId="3B93CA43" w:rsidR="00A374AB" w:rsidRDefault="00A374AB">
    <w:pPr>
      <w:pStyle w:val="Footer"/>
    </w:pPr>
    <w:r>
      <w:t>Préparé par Karim Benali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5E5422" w14:textId="77777777" w:rsidR="00A374AB" w:rsidRDefault="00A374A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DDB926" w14:textId="77777777" w:rsidR="00D02854" w:rsidRDefault="00D02854" w:rsidP="00A374AB">
      <w:pPr>
        <w:spacing w:after="0"/>
      </w:pPr>
      <w:r>
        <w:separator/>
      </w:r>
    </w:p>
  </w:footnote>
  <w:footnote w:type="continuationSeparator" w:id="0">
    <w:p w14:paraId="4215C3CC" w14:textId="77777777" w:rsidR="00D02854" w:rsidRDefault="00D02854" w:rsidP="00A374AB">
      <w:pPr>
        <w:spacing w:after="0"/>
      </w:pPr>
      <w:r>
        <w:continuationSeparator/>
      </w:r>
    </w:p>
  </w:footnote>
  <w:footnote w:id="1">
    <w:p w14:paraId="5153F1E3" w14:textId="77A028E6" w:rsidR="00A374AB" w:rsidRPr="00A374AB" w:rsidRDefault="00A374AB">
      <w:pPr>
        <w:pStyle w:val="FootnoteText"/>
        <w:rPr>
          <w:lang w:val="en-US"/>
        </w:rPr>
      </w:pPr>
      <w:r>
        <w:rPr>
          <w:rStyle w:val="FootnoteReference"/>
        </w:rPr>
        <w:footnoteRef/>
      </w:r>
      <w:r>
        <w:t xml:space="preserve"> </w:t>
      </w:r>
      <w:r>
        <w:rPr>
          <w:lang w:val="en-US"/>
        </w:rPr>
        <w:t>Source : Paul Durand, Contoso.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23DF19" w14:textId="77777777" w:rsidR="00A374AB" w:rsidRDefault="00A374A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EE73F3" w14:textId="4FCE6209" w:rsidR="00A374AB" w:rsidRDefault="00A374AB">
    <w:pPr>
      <w:pStyle w:val="Header"/>
    </w:pPr>
    <w:r>
      <w:t>Contoso — Confidentiel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DB25AC" w14:textId="77777777" w:rsidR="00A374AB" w:rsidRDefault="00A374A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w14:anchorId="4FBFF8BF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44.4pt;height:68.7pt" o:bullet="t">
        <v:imagedata r:id="rId1" o:title="Fichier 3"/>
      </v:shape>
    </w:pict>
  </w:numPicBullet>
  <w:numPicBullet w:numPicBulletId="1">
    <w:pict>
      <v:shape id="_x0000_i1026" type="#_x0000_t75" style="width:85.2pt;height:68.7pt" o:bullet="t">
        <v:imagedata r:id="rId2" o:title="Fichier 2"/>
      </v:shape>
    </w:pict>
  </w:numPicBullet>
  <w:numPicBullet w:numPicBulletId="2">
    <w:pict>
      <v:shape id="_x0000_i1027" type="#_x0000_t75" style="width:106.2pt;height:106.2pt" o:bullet="t">
        <v:imagedata r:id="rId3" o:title="Fichier 1"/>
      </v:shape>
    </w:pict>
  </w:numPicBullet>
  <w:abstractNum w:abstractNumId="0" w15:restartNumberingAfterBreak="0">
    <w:nsid w:val="1DD64187"/>
    <w:multiLevelType w:val="hybridMultilevel"/>
    <w:tmpl w:val="C4207E8C"/>
    <w:lvl w:ilvl="0" w:tplc="2B46A3BE">
      <w:start w:val="1"/>
      <w:numFmt w:val="upperLetter"/>
      <w:pStyle w:val="CGVTitre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FDD1CE3"/>
    <w:multiLevelType w:val="hybridMultilevel"/>
    <w:tmpl w:val="EF645488"/>
    <w:lvl w:ilvl="0" w:tplc="F95280A8">
      <w:start w:val="1"/>
      <w:numFmt w:val="bullet"/>
      <w:pStyle w:val="CDGBulletniv2"/>
      <w:lvlText w:val=""/>
      <w:lvlJc w:val="left"/>
      <w:pPr>
        <w:ind w:left="737" w:hanging="17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8D523A6"/>
    <w:multiLevelType w:val="hybridMultilevel"/>
    <w:tmpl w:val="680C0F1A"/>
    <w:lvl w:ilvl="0" w:tplc="C3EA9FF0">
      <w:start w:val="1"/>
      <w:numFmt w:val="bullet"/>
      <w:pStyle w:val="TableauBulletniveau1"/>
      <w:lvlText w:val=""/>
      <w:lvlPicBulletId w:val="0"/>
      <w:lvlJc w:val="left"/>
      <w:pPr>
        <w:ind w:left="360" w:hanging="360"/>
      </w:pPr>
      <w:rPr>
        <w:rFonts w:ascii="Symbol" w:hAnsi="Symbol" w:hint="default"/>
        <w:color w:val="auto"/>
        <w:w w:val="120"/>
      </w:rPr>
    </w:lvl>
    <w:lvl w:ilvl="1" w:tplc="040C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337670E5"/>
    <w:multiLevelType w:val="hybridMultilevel"/>
    <w:tmpl w:val="BFF235FC"/>
    <w:lvl w:ilvl="0" w:tplc="D58A9F24">
      <w:start w:val="1"/>
      <w:numFmt w:val="bullet"/>
      <w:pStyle w:val="Bulletniveau1"/>
      <w:lvlText w:val=""/>
      <w:lvlPicBulletId w:val="0"/>
      <w:lvlJc w:val="left"/>
      <w:pPr>
        <w:ind w:left="717" w:hanging="360"/>
      </w:pPr>
      <w:rPr>
        <w:rFonts w:ascii="Symbol" w:hAnsi="Symbol" w:hint="default"/>
        <w:color w:val="auto"/>
        <w:w w:val="120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DC624B7"/>
    <w:multiLevelType w:val="hybridMultilevel"/>
    <w:tmpl w:val="584855B4"/>
    <w:lvl w:ilvl="0" w:tplc="3C8889BC">
      <w:start w:val="1"/>
      <w:numFmt w:val="bullet"/>
      <w:pStyle w:val="Bulletniveau3"/>
      <w:lvlText w:val=""/>
      <w:lvlPicBulletId w:val="2"/>
      <w:lvlJc w:val="left"/>
      <w:pPr>
        <w:ind w:left="2063" w:hanging="263"/>
      </w:pPr>
      <w:rPr>
        <w:rFonts w:ascii="Symbol" w:hAnsi="Symbol" w:hint="default"/>
        <w:color w:val="auto"/>
        <w:w w:val="12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2504522"/>
    <w:multiLevelType w:val="hybridMultilevel"/>
    <w:tmpl w:val="E6246F3E"/>
    <w:lvl w:ilvl="0" w:tplc="5EDEFA40">
      <w:start w:val="1"/>
      <w:numFmt w:val="bullet"/>
      <w:pStyle w:val="Bulletniveau2"/>
      <w:lvlText w:val=""/>
      <w:lvlPicBulletId w:val="1"/>
      <w:lvlJc w:val="left"/>
      <w:pPr>
        <w:ind w:left="1440" w:hanging="360"/>
      </w:pPr>
      <w:rPr>
        <w:rFonts w:ascii="Symbol" w:hAnsi="Symbol" w:hint="default"/>
        <w:color w:val="auto"/>
        <w:w w:val="12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94A6391"/>
    <w:multiLevelType w:val="hybridMultilevel"/>
    <w:tmpl w:val="8A00A59A"/>
    <w:lvl w:ilvl="0" w:tplc="E47E6DB6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156082" w:themeColor="accent1"/>
        <w:w w:val="120"/>
      </w:rPr>
    </w:lvl>
    <w:lvl w:ilvl="1" w:tplc="B42CAFDC">
      <w:start w:val="1"/>
      <w:numFmt w:val="bullet"/>
      <w:pStyle w:val="TableauBuletniveau2"/>
      <w:lvlText w:val=""/>
      <w:lvlPicBulletId w:val="1"/>
      <w:lvlJc w:val="left"/>
      <w:pPr>
        <w:ind w:left="1080" w:hanging="360"/>
      </w:pPr>
      <w:rPr>
        <w:rFonts w:ascii="Symbol" w:hAnsi="Symbol" w:hint="default"/>
        <w:color w:val="auto"/>
        <w:w w:val="120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4D992118"/>
    <w:multiLevelType w:val="multilevel"/>
    <w:tmpl w:val="8F8EB1A6"/>
    <w:lvl w:ilvl="0">
      <w:start w:val="1"/>
      <w:numFmt w:val="decimal"/>
      <w:pStyle w:val="Heading1"/>
      <w:lvlText w:val="%1."/>
      <w:lvlJc w:val="left"/>
      <w:pPr>
        <w:ind w:left="567" w:hanging="567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851" w:hanging="851"/>
      </w:pPr>
      <w:rPr>
        <w:rFonts w:hint="default"/>
      </w:rPr>
    </w:lvl>
    <w:lvl w:ilvl="2">
      <w:start w:val="1"/>
      <w:numFmt w:val="upperLetter"/>
      <w:pStyle w:val="Heading3"/>
      <w:lvlText w:val="%3."/>
      <w:lvlJc w:val="left"/>
      <w:pPr>
        <w:ind w:left="567" w:hanging="567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8" w15:restartNumberingAfterBreak="0">
    <w:nsid w:val="6CF411C0"/>
    <w:multiLevelType w:val="hybridMultilevel"/>
    <w:tmpl w:val="D8329428"/>
    <w:lvl w:ilvl="0" w:tplc="3A2AB810">
      <w:start w:val="1"/>
      <w:numFmt w:val="decimal"/>
      <w:pStyle w:val="Listenumrote"/>
      <w:lvlText w:val="%1."/>
      <w:lvlJc w:val="left"/>
      <w:pPr>
        <w:ind w:left="720" w:hanging="360"/>
      </w:pPr>
      <w:rPr>
        <w:rFonts w:hint="default"/>
        <w:color w:val="156082" w:themeColor="accent1"/>
        <w:w w:val="120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D7A1769"/>
    <w:multiLevelType w:val="hybridMultilevel"/>
    <w:tmpl w:val="C93E09A8"/>
    <w:lvl w:ilvl="0" w:tplc="F66C4BF2">
      <w:start w:val="1"/>
      <w:numFmt w:val="bullet"/>
      <w:pStyle w:val="CDGBulletniv1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74828341">
    <w:abstractNumId w:val="3"/>
  </w:num>
  <w:num w:numId="2" w16cid:durableId="1475489753">
    <w:abstractNumId w:val="5"/>
  </w:num>
  <w:num w:numId="3" w16cid:durableId="272640049">
    <w:abstractNumId w:val="4"/>
  </w:num>
  <w:num w:numId="4" w16cid:durableId="557209825">
    <w:abstractNumId w:val="9"/>
  </w:num>
  <w:num w:numId="5" w16cid:durableId="1896696659">
    <w:abstractNumId w:val="1"/>
  </w:num>
  <w:num w:numId="6" w16cid:durableId="1923374239">
    <w:abstractNumId w:val="0"/>
  </w:num>
  <w:num w:numId="7" w16cid:durableId="373771199">
    <w:abstractNumId w:val="7"/>
  </w:num>
  <w:num w:numId="8" w16cid:durableId="607854348">
    <w:abstractNumId w:val="7"/>
  </w:num>
  <w:num w:numId="9" w16cid:durableId="1341545209">
    <w:abstractNumId w:val="7"/>
  </w:num>
  <w:num w:numId="10" w16cid:durableId="1125925403">
    <w:abstractNumId w:val="8"/>
  </w:num>
  <w:num w:numId="11" w16cid:durableId="1251113662">
    <w:abstractNumId w:val="6"/>
  </w:num>
  <w:num w:numId="12" w16cid:durableId="302321276">
    <w:abstractNumId w:val="2"/>
  </w:num>
  <w:num w:numId="13" w16cid:durableId="266084306">
    <w:abstractNumId w:val="3"/>
  </w:num>
  <w:num w:numId="14" w16cid:durableId="1610892565">
    <w:abstractNumId w:val="5"/>
  </w:num>
  <w:num w:numId="15" w16cid:durableId="1860584664">
    <w:abstractNumId w:val="4"/>
  </w:num>
  <w:num w:numId="16" w16cid:durableId="1299531479">
    <w:abstractNumId w:val="9"/>
  </w:num>
  <w:num w:numId="17" w16cid:durableId="1719015321">
    <w:abstractNumId w:val="1"/>
  </w:num>
  <w:num w:numId="18" w16cid:durableId="1827626325">
    <w:abstractNumId w:val="0"/>
  </w:num>
  <w:num w:numId="19" w16cid:durableId="1268587875">
    <w:abstractNumId w:val="7"/>
  </w:num>
  <w:num w:numId="20" w16cid:durableId="510335401">
    <w:abstractNumId w:val="7"/>
  </w:num>
  <w:num w:numId="21" w16cid:durableId="768506634">
    <w:abstractNumId w:val="7"/>
  </w:num>
  <w:num w:numId="22" w16cid:durableId="126821681">
    <w:abstractNumId w:val="8"/>
  </w:num>
  <w:num w:numId="23" w16cid:durableId="1883595590">
    <w:abstractNumId w:val="6"/>
  </w:num>
  <w:num w:numId="24" w16cid:durableId="978724521">
    <w:abstractNumId w:val="2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Jean Morel">
    <w15:presenceInfo w15:providerId="Windows Live" w15:userId="0a1b2c3d4e5f6789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74AB"/>
    <w:rsid w:val="00063AA9"/>
    <w:rsid w:val="0040027E"/>
    <w:rsid w:val="0040179F"/>
    <w:rsid w:val="006D1C35"/>
    <w:rsid w:val="007741AA"/>
    <w:rsid w:val="009A5F58"/>
    <w:rsid w:val="009B31AA"/>
    <w:rsid w:val="00A374AB"/>
    <w:rsid w:val="00D02854"/>
    <w:rsid w:val="00D25C7A"/>
    <w:rsid w:val="00EC4DF3"/>
    <w:rsid w:val="00FC6C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34D9B438"/>
  <w15:chartTrackingRefBased/>
  <w15:docId w15:val="{AF655D0D-BF75-465C-8C60-D4BD508BEC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1C35"/>
    <w:pPr>
      <w:suppressAutoHyphens/>
      <w:spacing w:after="120" w:line="240" w:lineRule="auto"/>
    </w:pPr>
    <w:rPr>
      <w:rFonts w:ascii="Open Sans" w:hAnsi="Open Sans"/>
      <w:color w:val="262626" w:themeColor="text1" w:themeTint="D9"/>
      <w:kern w:val="0"/>
      <w:sz w:val="20"/>
      <w:lang w:val="fr-FR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D1C35"/>
    <w:pPr>
      <w:keepNext/>
      <w:keepLines/>
      <w:numPr>
        <w:numId w:val="21"/>
      </w:numPr>
      <w:pBdr>
        <w:bottom w:val="single" w:sz="8" w:space="1" w:color="156082" w:themeColor="accent1"/>
      </w:pBdr>
      <w:spacing w:after="240"/>
      <w:outlineLvl w:val="0"/>
    </w:pPr>
    <w:rPr>
      <w:rFonts w:eastAsia="Times New Roman" w:cs="Times New Roman"/>
      <w:color w:val="156082" w:themeColor="accent1"/>
      <w:sz w:val="44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D1C35"/>
    <w:pPr>
      <w:keepNext/>
      <w:keepLines/>
      <w:numPr>
        <w:ilvl w:val="1"/>
        <w:numId w:val="21"/>
      </w:numPr>
      <w:pBdr>
        <w:bottom w:val="single" w:sz="4" w:space="1" w:color="595959" w:themeColor="text1" w:themeTint="A6"/>
      </w:pBdr>
      <w:spacing w:before="240" w:after="240"/>
      <w:outlineLvl w:val="1"/>
    </w:pPr>
    <w:rPr>
      <w:rFonts w:eastAsia="Times New Roman" w:cs="Times New Roman"/>
      <w:color w:val="7F7F7F" w:themeColor="text1" w:themeTint="8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D1C35"/>
    <w:pPr>
      <w:keepNext/>
      <w:keepLines/>
      <w:numPr>
        <w:ilvl w:val="2"/>
        <w:numId w:val="21"/>
      </w:numPr>
      <w:spacing w:after="240"/>
      <w:outlineLvl w:val="2"/>
    </w:pPr>
    <w:rPr>
      <w:rFonts w:eastAsia="Times New Roman" w:cs="Times New Roman"/>
      <w:color w:val="156082" w:themeColor="accent1"/>
      <w:sz w:val="32"/>
      <w:u w:val="singl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1C35"/>
    <w:pPr>
      <w:keepNext/>
      <w:keepLines/>
      <w:spacing w:before="40" w:after="0"/>
      <w:outlineLvl w:val="3"/>
    </w:pPr>
    <w:rPr>
      <w:rFonts w:eastAsiaTheme="majorEastAsia" w:cstheme="majorBidi"/>
      <w:b/>
      <w:iCs/>
      <w:color w:val="156082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74A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74A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74A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74AB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74AB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D1C35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D1C35"/>
    <w:rPr>
      <w:rFonts w:ascii="Times New Roman" w:hAnsi="Times New Roman" w:cs="Times New Roman"/>
      <w:color w:val="262626" w:themeColor="text1" w:themeTint="D9"/>
      <w:kern w:val="0"/>
      <w:sz w:val="18"/>
      <w:szCs w:val="18"/>
      <w:lang w:val="fr-FR"/>
      <w14:ligatures w14:val="none"/>
    </w:rPr>
  </w:style>
  <w:style w:type="paragraph" w:customStyle="1" w:styleId="Bulletniveau1">
    <w:name w:val="Bullet niveau 1"/>
    <w:basedOn w:val="Normal"/>
    <w:qFormat/>
    <w:rsid w:val="006D1C35"/>
    <w:pPr>
      <w:numPr>
        <w:numId w:val="13"/>
      </w:numPr>
    </w:pPr>
  </w:style>
  <w:style w:type="paragraph" w:customStyle="1" w:styleId="Bulletniveau2">
    <w:name w:val="Bullet niveau 2"/>
    <w:basedOn w:val="Bulletniveau1"/>
    <w:qFormat/>
    <w:rsid w:val="006D1C35"/>
    <w:pPr>
      <w:numPr>
        <w:numId w:val="14"/>
      </w:numPr>
    </w:pPr>
  </w:style>
  <w:style w:type="paragraph" w:customStyle="1" w:styleId="Bulletniveau3">
    <w:name w:val="Bullet niveau 3"/>
    <w:basedOn w:val="Bulletniveau1"/>
    <w:qFormat/>
    <w:rsid w:val="006D1C35"/>
    <w:pPr>
      <w:numPr>
        <w:numId w:val="15"/>
      </w:numPr>
    </w:pPr>
  </w:style>
  <w:style w:type="paragraph" w:customStyle="1" w:styleId="CGVTexte">
    <w:name w:val="CGV Texte"/>
    <w:basedOn w:val="Normal"/>
    <w:qFormat/>
    <w:rsid w:val="006D1C35"/>
    <w:pPr>
      <w:jc w:val="both"/>
    </w:pPr>
    <w:rPr>
      <w:sz w:val="18"/>
    </w:rPr>
  </w:style>
  <w:style w:type="paragraph" w:customStyle="1" w:styleId="CDGBulletniv1">
    <w:name w:val="CDG Bullet niv 1"/>
    <w:basedOn w:val="CGVTexte"/>
    <w:qFormat/>
    <w:rsid w:val="006D1C35"/>
    <w:pPr>
      <w:numPr>
        <w:numId w:val="16"/>
      </w:numPr>
    </w:pPr>
  </w:style>
  <w:style w:type="paragraph" w:customStyle="1" w:styleId="CDGBulletniv2">
    <w:name w:val="CDG Bullet niv 2"/>
    <w:basedOn w:val="Normal"/>
    <w:qFormat/>
    <w:rsid w:val="006D1C35"/>
    <w:pPr>
      <w:numPr>
        <w:numId w:val="17"/>
      </w:numPr>
      <w:jc w:val="both"/>
    </w:pPr>
    <w:rPr>
      <w:sz w:val="18"/>
    </w:rPr>
  </w:style>
  <w:style w:type="paragraph" w:customStyle="1" w:styleId="CGVTitre">
    <w:name w:val="CGV Titre"/>
    <w:basedOn w:val="Normal"/>
    <w:qFormat/>
    <w:rsid w:val="006D1C35"/>
    <w:pPr>
      <w:numPr>
        <w:numId w:val="18"/>
      </w:numPr>
      <w:pBdr>
        <w:bottom w:val="single" w:sz="8" w:space="1" w:color="auto"/>
      </w:pBdr>
      <w:contextualSpacing/>
    </w:pPr>
    <w:rPr>
      <w:rFonts w:cs="Times New Roman"/>
      <w:b/>
      <w:caps/>
      <w:sz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6D1C3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D1C35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D1C35"/>
    <w:rPr>
      <w:rFonts w:ascii="Open Sans" w:hAnsi="Open Sans"/>
      <w:color w:val="262626" w:themeColor="text1" w:themeTint="D9"/>
      <w:kern w:val="0"/>
      <w:sz w:val="20"/>
      <w:szCs w:val="20"/>
      <w:lang w:val="fr-FR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D1C3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D1C35"/>
    <w:rPr>
      <w:rFonts w:ascii="Open Sans" w:hAnsi="Open Sans"/>
      <w:b/>
      <w:bCs/>
      <w:color w:val="262626" w:themeColor="text1" w:themeTint="D9"/>
      <w:kern w:val="0"/>
      <w:sz w:val="20"/>
      <w:szCs w:val="20"/>
      <w:lang w:val="fr-FR"/>
      <w14:ligatures w14:val="none"/>
    </w:rPr>
  </w:style>
  <w:style w:type="paragraph" w:customStyle="1" w:styleId="Couverturesous-titre">
    <w:name w:val="Couverture : sous-titre"/>
    <w:next w:val="Normal"/>
    <w:qFormat/>
    <w:rsid w:val="006D1C35"/>
    <w:pPr>
      <w:spacing w:after="0" w:line="240" w:lineRule="auto"/>
      <w:jc w:val="center"/>
    </w:pPr>
    <w:rPr>
      <w:rFonts w:ascii="Open Sans" w:hAnsi="Open Sans" w:cs="Open Sans"/>
      <w:caps/>
      <w:color w:val="FFFFFF" w:themeColor="background1"/>
      <w:kern w:val="0"/>
      <w:sz w:val="40"/>
      <w:lang w:val="fr-FR"/>
      <w14:ligatures w14:val="none"/>
    </w:rPr>
  </w:style>
  <w:style w:type="paragraph" w:customStyle="1" w:styleId="Couverturetitre">
    <w:name w:val="Couverture : titre"/>
    <w:qFormat/>
    <w:rsid w:val="006D1C35"/>
    <w:pPr>
      <w:spacing w:after="0" w:line="240" w:lineRule="auto"/>
      <w:jc w:val="center"/>
    </w:pPr>
    <w:rPr>
      <w:rFonts w:ascii="Open Sans" w:eastAsia="Times New Roman" w:hAnsi="Open Sans" w:cs="Times New Roman"/>
      <w:color w:val="FFFFFF" w:themeColor="background1"/>
      <w:kern w:val="0"/>
      <w:sz w:val="64"/>
      <w:szCs w:val="64"/>
      <w:lang w:val="fr-FR"/>
      <w14:ligatures w14:val="none"/>
    </w:rPr>
  </w:style>
  <w:style w:type="paragraph" w:customStyle="1" w:styleId="CTA">
    <w:name w:val="CTA"/>
    <w:basedOn w:val="Normal"/>
    <w:qFormat/>
    <w:rsid w:val="006D1C35"/>
    <w:pPr>
      <w:spacing w:after="0"/>
      <w:jc w:val="center"/>
    </w:pPr>
    <w:rPr>
      <w:rFonts w:cs="Times New Roman"/>
      <w:b/>
      <w:caps/>
      <w:color w:val="156082" w:themeColor="accent1"/>
    </w:rPr>
  </w:style>
  <w:style w:type="paragraph" w:styleId="Footer">
    <w:name w:val="footer"/>
    <w:basedOn w:val="Normal"/>
    <w:link w:val="FooterChar"/>
    <w:uiPriority w:val="99"/>
    <w:unhideWhenUsed/>
    <w:rsid w:val="006D1C35"/>
    <w:pPr>
      <w:spacing w:after="0"/>
      <w:jc w:val="center"/>
    </w:pPr>
    <w:rPr>
      <w:rFonts w:cs="Open Sans"/>
      <w:color w:val="595959" w:themeColor="text1" w:themeTint="A6"/>
      <w:sz w:val="14"/>
      <w:szCs w:val="14"/>
    </w:rPr>
  </w:style>
  <w:style w:type="character" w:customStyle="1" w:styleId="FooterChar">
    <w:name w:val="Footer Char"/>
    <w:basedOn w:val="DefaultParagraphFont"/>
    <w:link w:val="Footer"/>
    <w:uiPriority w:val="99"/>
    <w:rsid w:val="006D1C35"/>
    <w:rPr>
      <w:rFonts w:ascii="Open Sans" w:hAnsi="Open Sans" w:cs="Open Sans"/>
      <w:color w:val="595959" w:themeColor="text1" w:themeTint="A6"/>
      <w:kern w:val="0"/>
      <w:sz w:val="14"/>
      <w:szCs w:val="14"/>
      <w:lang w:val="fr-FR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6D1C35"/>
    <w:pPr>
      <w:tabs>
        <w:tab w:val="center" w:pos="4536"/>
        <w:tab w:val="right" w:pos="9072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6D1C35"/>
    <w:rPr>
      <w:rFonts w:ascii="Open Sans" w:hAnsi="Open Sans"/>
      <w:color w:val="262626" w:themeColor="text1" w:themeTint="D9"/>
      <w:kern w:val="0"/>
      <w:sz w:val="20"/>
      <w:lang w:val="fr-FR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6D1C35"/>
    <w:rPr>
      <w:rFonts w:ascii="Open Sans" w:eastAsia="Times New Roman" w:hAnsi="Open Sans" w:cs="Times New Roman"/>
      <w:color w:val="156082" w:themeColor="accent1"/>
      <w:kern w:val="0"/>
      <w:sz w:val="44"/>
      <w:szCs w:val="32"/>
      <w:lang w:val="fr-FR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6D1C35"/>
    <w:rPr>
      <w:rFonts w:ascii="Open Sans" w:eastAsia="Times New Roman" w:hAnsi="Open Sans" w:cs="Times New Roman"/>
      <w:color w:val="7F7F7F" w:themeColor="text1" w:themeTint="80"/>
      <w:kern w:val="0"/>
      <w:sz w:val="36"/>
      <w:szCs w:val="26"/>
      <w:lang w:val="fr-FR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6D1C35"/>
    <w:rPr>
      <w:rFonts w:ascii="Open Sans" w:eastAsia="Times New Roman" w:hAnsi="Open Sans" w:cs="Times New Roman"/>
      <w:color w:val="156082" w:themeColor="accent1"/>
      <w:kern w:val="0"/>
      <w:sz w:val="32"/>
      <w:u w:val="single"/>
      <w:lang w:val="fr-FR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1C35"/>
    <w:rPr>
      <w:rFonts w:ascii="Open Sans" w:eastAsiaTheme="majorEastAsia" w:hAnsi="Open Sans" w:cstheme="majorBidi"/>
      <w:b/>
      <w:iCs/>
      <w:color w:val="156082" w:themeColor="accent1"/>
      <w:kern w:val="0"/>
      <w:sz w:val="20"/>
      <w:lang w:val="fr-FR"/>
      <w14:ligatures w14:val="none"/>
    </w:rPr>
  </w:style>
  <w:style w:type="character" w:styleId="Hyperlink">
    <w:name w:val="Hyperlink"/>
    <w:basedOn w:val="DefaultParagraphFont"/>
    <w:uiPriority w:val="99"/>
    <w:unhideWhenUsed/>
    <w:rsid w:val="006D1C35"/>
    <w:rPr>
      <w:color w:val="467886" w:themeColor="hyperlink"/>
      <w:u w:val="single"/>
    </w:rPr>
  </w:style>
  <w:style w:type="paragraph" w:customStyle="1" w:styleId="Listenumrote">
    <w:name w:val="Liste numérotée"/>
    <w:basedOn w:val="Bulletniveau1"/>
    <w:qFormat/>
    <w:rsid w:val="006D1C35"/>
    <w:pPr>
      <w:numPr>
        <w:numId w:val="22"/>
      </w:numPr>
    </w:pPr>
  </w:style>
  <w:style w:type="character" w:styleId="PageNumber">
    <w:name w:val="page number"/>
    <w:basedOn w:val="DefaultParagraphFont"/>
    <w:uiPriority w:val="99"/>
    <w:semiHidden/>
    <w:unhideWhenUsed/>
    <w:rsid w:val="006D1C35"/>
  </w:style>
  <w:style w:type="character" w:styleId="PlaceholderText">
    <w:name w:val="Placeholder Text"/>
    <w:basedOn w:val="DefaultParagraphFont"/>
    <w:uiPriority w:val="99"/>
    <w:semiHidden/>
    <w:rsid w:val="006D1C35"/>
    <w:rPr>
      <w:color w:val="808080"/>
    </w:rPr>
  </w:style>
  <w:style w:type="character" w:styleId="Strong">
    <w:name w:val="Strong"/>
    <w:basedOn w:val="DefaultParagraphFont"/>
    <w:uiPriority w:val="22"/>
    <w:qFormat/>
    <w:rsid w:val="006D1C35"/>
    <w:rPr>
      <w:b/>
      <w:bCs/>
      <w:color w:val="156082" w:themeColor="accent1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1C35"/>
    <w:pPr>
      <w:numPr>
        <w:ilvl w:val="1"/>
      </w:numPr>
      <w:spacing w:after="160"/>
    </w:pPr>
    <w:rPr>
      <w:rFonts w:eastAsiaTheme="minorEastAsia"/>
      <w:color w:val="5A5A5A" w:themeColor="text1" w:themeTint="A5"/>
      <w:spacing w:val="15"/>
      <w:sz w:val="22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6D1C35"/>
    <w:rPr>
      <w:rFonts w:ascii="Open Sans" w:eastAsiaTheme="minorEastAsia" w:hAnsi="Open Sans"/>
      <w:color w:val="5A5A5A" w:themeColor="text1" w:themeTint="A5"/>
      <w:spacing w:val="15"/>
      <w:kern w:val="0"/>
      <w:sz w:val="22"/>
      <w:szCs w:val="22"/>
      <w:lang w:val="fr-FR"/>
      <w14:ligatures w14:val="none"/>
    </w:rPr>
  </w:style>
  <w:style w:type="table" w:styleId="TableGrid">
    <w:name w:val="Table Grid"/>
    <w:basedOn w:val="TableNormal"/>
    <w:uiPriority w:val="39"/>
    <w:rsid w:val="006D1C35"/>
    <w:pPr>
      <w:spacing w:after="0" w:line="240" w:lineRule="auto"/>
    </w:pPr>
    <w:rPr>
      <w:kern w:val="0"/>
      <w:lang w:val="fr-FR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autexte">
    <w:name w:val="Tableau : texte"/>
    <w:basedOn w:val="Normal"/>
    <w:qFormat/>
    <w:rsid w:val="006D1C35"/>
    <w:pPr>
      <w:spacing w:after="0"/>
      <w:jc w:val="center"/>
    </w:pPr>
    <w:rPr>
      <w:sz w:val="18"/>
    </w:rPr>
  </w:style>
  <w:style w:type="paragraph" w:customStyle="1" w:styleId="TableauBuletniveau2">
    <w:name w:val="Tableau : Bulet niveau 2"/>
    <w:basedOn w:val="Tableautexte"/>
    <w:qFormat/>
    <w:rsid w:val="006D1C35"/>
    <w:pPr>
      <w:numPr>
        <w:ilvl w:val="1"/>
        <w:numId w:val="23"/>
      </w:numPr>
      <w:jc w:val="left"/>
    </w:pPr>
    <w:rPr>
      <w:color w:val="auto"/>
      <w:shd w:val="clear" w:color="auto" w:fill="FFFFFF"/>
      <w:lang w:val="en-US"/>
    </w:rPr>
  </w:style>
  <w:style w:type="paragraph" w:customStyle="1" w:styleId="TableauBulletniveau1">
    <w:name w:val="Tableau : Bullet niveau 1"/>
    <w:basedOn w:val="Tableautexte"/>
    <w:qFormat/>
    <w:rsid w:val="006D1C35"/>
    <w:pPr>
      <w:numPr>
        <w:numId w:val="24"/>
      </w:numPr>
      <w:jc w:val="left"/>
    </w:pPr>
    <w:rPr>
      <w:color w:val="auto"/>
      <w:shd w:val="clear" w:color="auto" w:fill="FFFFFF"/>
      <w:lang w:val="en-US"/>
    </w:rPr>
  </w:style>
  <w:style w:type="paragraph" w:customStyle="1" w:styleId="Tableausous-titre">
    <w:name w:val="Tableau : sous-titre"/>
    <w:basedOn w:val="Tableautexte"/>
    <w:qFormat/>
    <w:rsid w:val="006D1C35"/>
    <w:pPr>
      <w:spacing w:before="120"/>
    </w:pPr>
  </w:style>
  <w:style w:type="paragraph" w:customStyle="1" w:styleId="Tableautitre">
    <w:name w:val="Tableau : titre"/>
    <w:basedOn w:val="Tableautexte"/>
    <w:qFormat/>
    <w:rsid w:val="006D1C35"/>
    <w:rPr>
      <w:color w:val="FFFFFF" w:themeColor="background1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rsid w:val="006D1C35"/>
    <w:pPr>
      <w:spacing w:after="0"/>
      <w:contextualSpacing/>
    </w:pPr>
    <w:rPr>
      <w:rFonts w:eastAsiaTheme="majorEastAsia" w:cstheme="majorBidi"/>
      <w:b/>
      <w:color w:val="auto"/>
      <w:spacing w:val="-10"/>
      <w:kern w:val="28"/>
      <w:sz w:val="3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1C35"/>
    <w:rPr>
      <w:rFonts w:ascii="Open Sans" w:eastAsiaTheme="majorEastAsia" w:hAnsi="Open Sans" w:cstheme="majorBidi"/>
      <w:b/>
      <w:spacing w:val="-10"/>
      <w:kern w:val="28"/>
      <w:sz w:val="32"/>
      <w:szCs w:val="56"/>
      <w:lang w:val="fr-FR"/>
      <w14:ligatures w14:val="none"/>
    </w:rPr>
  </w:style>
  <w:style w:type="paragraph" w:customStyle="1" w:styleId="TMTitre">
    <w:name w:val="TM Titre"/>
    <w:basedOn w:val="Normal"/>
    <w:qFormat/>
    <w:rsid w:val="006D1C35"/>
    <w:pPr>
      <w:suppressAutoHyphens w:val="0"/>
      <w:spacing w:after="0"/>
    </w:pPr>
    <w:rPr>
      <w:rFonts w:eastAsia="Times New Roman" w:cs="Times New Roman"/>
      <w:color w:val="404040" w:themeColor="text1" w:themeTint="BF"/>
      <w:sz w:val="44"/>
      <w:szCs w:val="32"/>
    </w:rPr>
  </w:style>
  <w:style w:type="paragraph" w:styleId="TOC1">
    <w:name w:val="toc 1"/>
    <w:basedOn w:val="Heading1"/>
    <w:next w:val="Normal"/>
    <w:autoRedefine/>
    <w:uiPriority w:val="39"/>
    <w:unhideWhenUsed/>
    <w:rsid w:val="006D1C35"/>
    <w:pPr>
      <w:numPr>
        <w:numId w:val="0"/>
      </w:numPr>
      <w:spacing w:before="240" w:after="0"/>
    </w:pPr>
    <w:rPr>
      <w:rFonts w:cs="Open Sans"/>
      <w:bCs/>
      <w:sz w:val="28"/>
    </w:rPr>
  </w:style>
  <w:style w:type="paragraph" w:styleId="TOC2">
    <w:name w:val="toc 2"/>
    <w:basedOn w:val="Normal"/>
    <w:next w:val="Normal"/>
    <w:autoRedefine/>
    <w:uiPriority w:val="39"/>
    <w:unhideWhenUsed/>
    <w:rsid w:val="006D1C35"/>
    <w:pPr>
      <w:tabs>
        <w:tab w:val="left" w:pos="709"/>
        <w:tab w:val="right" w:pos="10188"/>
      </w:tabs>
      <w:spacing w:before="160" w:after="0"/>
    </w:pPr>
    <w:rPr>
      <w:rFonts w:eastAsiaTheme="majorEastAsia" w:cstheme="majorBidi"/>
      <w:bCs/>
      <w:noProof/>
      <w:color w:val="7F7F7F" w:themeColor="text1" w:themeTint="80"/>
      <w:szCs w:val="20"/>
    </w:rPr>
  </w:style>
  <w:style w:type="paragraph" w:styleId="TOC3">
    <w:name w:val="toc 3"/>
    <w:basedOn w:val="TOC2"/>
    <w:next w:val="Normal"/>
    <w:autoRedefine/>
    <w:uiPriority w:val="39"/>
    <w:unhideWhenUsed/>
    <w:rsid w:val="006D1C35"/>
    <w:pPr>
      <w:tabs>
        <w:tab w:val="clear" w:pos="709"/>
        <w:tab w:val="left" w:pos="1418"/>
      </w:tabs>
      <w:ind w:left="851"/>
    </w:pPr>
  </w:style>
  <w:style w:type="character" w:styleId="UnresolvedMention">
    <w:name w:val="Unresolved Mention"/>
    <w:basedOn w:val="DefaultParagraphFont"/>
    <w:uiPriority w:val="99"/>
    <w:rsid w:val="006D1C35"/>
    <w:rPr>
      <w:color w:val="605E5C"/>
      <w:shd w:val="clear" w:color="auto" w:fill="E1DFDD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74AB"/>
    <w:rPr>
      <w:rFonts w:eastAsiaTheme="majorEastAsia" w:cstheme="majorBidi"/>
      <w:color w:val="0F4761" w:themeColor="accent1" w:themeShade="BF"/>
      <w:kern w:val="0"/>
      <w:sz w:val="20"/>
      <w:lang w:val="fr-FR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74AB"/>
    <w:rPr>
      <w:rFonts w:eastAsiaTheme="majorEastAsia" w:cstheme="majorBidi"/>
      <w:i/>
      <w:iCs/>
      <w:color w:val="595959" w:themeColor="text1" w:themeTint="A6"/>
      <w:kern w:val="0"/>
      <w:sz w:val="20"/>
      <w:lang w:val="fr-FR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74AB"/>
    <w:rPr>
      <w:rFonts w:eastAsiaTheme="majorEastAsia" w:cstheme="majorBidi"/>
      <w:color w:val="595959" w:themeColor="text1" w:themeTint="A6"/>
      <w:kern w:val="0"/>
      <w:sz w:val="20"/>
      <w:lang w:val="fr-FR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74AB"/>
    <w:rPr>
      <w:rFonts w:eastAsiaTheme="majorEastAsia" w:cstheme="majorBidi"/>
      <w:i/>
      <w:iCs/>
      <w:color w:val="272727" w:themeColor="text1" w:themeTint="D8"/>
      <w:kern w:val="0"/>
      <w:sz w:val="20"/>
      <w:lang w:val="fr-FR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74AB"/>
    <w:rPr>
      <w:rFonts w:eastAsiaTheme="majorEastAsia" w:cstheme="majorBidi"/>
      <w:color w:val="272727" w:themeColor="text1" w:themeTint="D8"/>
      <w:kern w:val="0"/>
      <w:sz w:val="20"/>
      <w:lang w:val="fr-FR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A374A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74AB"/>
    <w:rPr>
      <w:rFonts w:ascii="Open Sans" w:hAnsi="Open Sans"/>
      <w:i/>
      <w:iCs/>
      <w:color w:val="404040" w:themeColor="text1" w:themeTint="BF"/>
      <w:kern w:val="0"/>
      <w:sz w:val="20"/>
      <w:lang w:val="fr-FR"/>
      <w14:ligatures w14:val="none"/>
    </w:rPr>
  </w:style>
  <w:style w:type="paragraph" w:styleId="ListParagraph">
    <w:name w:val="List Paragraph"/>
    <w:basedOn w:val="Normal"/>
    <w:uiPriority w:val="34"/>
    <w:qFormat/>
    <w:rsid w:val="00A374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74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74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74AB"/>
    <w:rPr>
      <w:rFonts w:ascii="Open Sans" w:hAnsi="Open Sans"/>
      <w:i/>
      <w:iCs/>
      <w:color w:val="0F4761" w:themeColor="accent1" w:themeShade="BF"/>
      <w:kern w:val="0"/>
      <w:sz w:val="20"/>
      <w:lang w:val="fr-FR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A374AB"/>
    <w:rPr>
      <w:b/>
      <w:bCs/>
      <w:smallCaps/>
      <w:color w:val="0F4761" w:themeColor="accent1" w:themeShade="BF"/>
      <w:spacing w:val="5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A374AB"/>
    <w:pPr>
      <w:spacing w:after="0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A374AB"/>
    <w:rPr>
      <w:rFonts w:ascii="Open Sans" w:hAnsi="Open Sans"/>
      <w:color w:val="262626" w:themeColor="text1" w:themeTint="D9"/>
      <w:kern w:val="0"/>
      <w:sz w:val="20"/>
      <w:szCs w:val="20"/>
      <w:lang w:val="fr-FR"/>
      <w14:ligatures w14:val="none"/>
    </w:rPr>
  </w:style>
  <w:style w:type="character" w:styleId="FootnoteReference">
    <w:name w:val="footnote reference"/>
    <w:basedOn w:val="DefaultParagraphFont"/>
    <w:uiPriority w:val="99"/>
    <w:semiHidden/>
    <w:unhideWhenUsed/>
    <w:rsid w:val="00A374AB"/>
    <w:rPr>
      <w:vertAlign w:val="superscript"/>
    </w:rPr>
  </w:style>
  <w:style w:type="paragraph" w:styleId="Revision">
    <w:name w:val="Revision"/>
    <w:hidden/>
    <w:uiPriority w:val="99"/>
    <w:semiHidden/>
    <w:rsid w:val="00A374AB"/>
    <w:pPr>
      <w:spacing w:after="0" w:line="240" w:lineRule="auto"/>
    </w:pPr>
    <w:rPr>
      <w:rFonts w:ascii="Open Sans" w:hAnsi="Open Sans"/>
      <w:color w:val="262626" w:themeColor="text1" w:themeTint="D9"/>
      <w:kern w:val="0"/>
      <w:sz w:val="20"/>
      <w:lang w:val="fr-F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comments" Target="comments.xml"/><Relationship Id="rId12" Type="http://schemas.openxmlformats.org/officeDocument/2006/relationships/hyperlink" Target="https://contoso.sharepoint.com/sites/projets" TargetMode="External"/><Relationship Id="rId17" Type="http://schemas.openxmlformats.org/officeDocument/2006/relationships/header" Target="header3.xml"/><Relationship Id="rId2" Type="http://schemas.openxmlformats.org/officeDocument/2006/relationships/styles" Target="styles.xml"/><Relationship Id="rId16" Type="http://schemas.openxmlformats.org/officeDocument/2006/relationships/footer" Target="footer2.xml"/><Relationship Id="rId20" Type="http://schemas.microsoft.com/office/2011/relationships/people" Target="peop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microsoft.com/office/2018/08/relationships/commentsExtensible" Target="commentsExtensible.xm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openxmlformats.org/officeDocument/2006/relationships/header" Target="header2.xml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57</Words>
  <Characters>328</Characters>
  <Application>Microsoft Office Word</Application>
  <DocSecurity>0</DocSecurity>
  <Lines>12</Lines>
  <Paragraphs>14</Paragraphs>
  <ScaleCrop>false</ScaleCrop>
  <Company/>
  <LinksUpToDate>false</LinksUpToDate>
  <CharactersWithSpaces>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Jean Morel</dc:creator>
  <cp:keywords/>
  <dc:description/>
  <cp:lastModifiedBy>Jean Morel</cp:lastModifiedBy>
  <cp:revision>1</cp:revision>
  <dcterms:created xsi:type="dcterms:W3CDTF">2026-10-09T08:23:00Z</dcterms:created>
  <dcterms:modified xsi:type="dcterms:W3CDTF">2026-10-09T08:23:00Z</dcterms:modified>
</cp:coreProperties>
</file>